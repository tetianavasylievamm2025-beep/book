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jc w:val="center"/>
        <w:rPr>
          <w:sz w:val="105"/>
          <w:szCs w:val="105"/>
        </w:rPr>
      </w:pPr>
      <w:bookmarkStart w:colFirst="0" w:colLast="0" w:name="_m3qfbpc8opgk" w:id="0"/>
      <w:bookmarkEnd w:id="0"/>
      <w:r w:rsidDel="00000000" w:rsidR="00000000" w:rsidRPr="00000000">
        <w:rPr>
          <w:sz w:val="105"/>
          <w:szCs w:val="105"/>
          <w:rtl w:val="0"/>
        </w:rPr>
        <w:t xml:space="preserve">Lorem Ipsum</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60" w:line="308.5714285714286" w:lineRule="auto"/>
        <w:ind w:left="160" w:right="160" w:firstLine="0"/>
        <w:jc w:val="center"/>
        <w:rPr>
          <w:i w:val="1"/>
          <w:iCs w:val="1"/>
          <w:color w:val="000000"/>
          <w:sz w:val="21"/>
          <w:szCs w:val="21"/>
        </w:rPr>
      </w:pPr>
      <w:bookmarkStart w:colFirst="0" w:colLast="0" w:name="_5yrlleq8ic9k" w:id="1"/>
      <w:bookmarkEnd w:id="1"/>
      <w:r w:rsidDel="00000000" w:rsidR="00000000" w:rsidRPr="00000000">
        <w:rPr>
          <w:i w:val="1"/>
          <w:iCs w:val="1"/>
          <w:color w:val="000000"/>
          <w:sz w:val="21"/>
          <w:szCs w:val="21"/>
          <w:rtl w:val="0"/>
        </w:rPr>
        <w:t xml:space="preserve">"Neque porro quisquam est qui dolorem ipsum quia dolor sit amet, consectetur, adipisci velit..."</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80" w:line="280" w:lineRule="auto"/>
        <w:ind w:left="160" w:right="160" w:firstLine="0"/>
        <w:jc w:val="center"/>
        <w:rPr>
          <w:color w:val="000000"/>
          <w:sz w:val="18"/>
          <w:szCs w:val="18"/>
        </w:rPr>
      </w:pPr>
      <w:bookmarkStart w:colFirst="0" w:colLast="0" w:name="_8xy2awnpzsi7" w:id="2"/>
      <w:bookmarkEnd w:id="2"/>
      <w:r w:rsidDel="00000000" w:rsidR="00000000" w:rsidRPr="00000000">
        <w:rPr>
          <w:color w:val="000000"/>
          <w:sz w:val="18"/>
          <w:szCs w:val="18"/>
          <w:rtl w:val="0"/>
        </w:rPr>
        <w:t xml:space="preserve">"Немає нікого, хто любив би самий біль, хто б шукав його чи хотів би його зазнавати тільки через те, що він - біль..."</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ins w:author="Тетяна Васильєва" w:id="0" w:date="2025-11-13T21:37:14Z"/>
          <w:sz w:val="21"/>
          <w:szCs w:val="21"/>
          <w:rPrChange w:author="Тетяна Васильєва" w:id="1" w:date="2025-11-13T21:37:14Z">
            <w:rPr/>
          </w:rPrChange>
        </w:rPr>
      </w:pPr>
      <w:ins w:author="Тетяна Васильєва" w:id="0" w:date="2025-11-13T21:37:14Z">
        <w:r w:rsidDel="00000000" w:rsidR="00000000" w:rsidRPr="00000000">
          <w:rPr>
            <w:sz w:val="21"/>
            <w:szCs w:val="21"/>
            <w:rtl w:val="0"/>
            <w:rPrChange w:author="Тетяна Васильєва" w:id="1" w:date="2025-11-13T21:37:14Z">
              <w:rPr/>
            </w:rPrChange>
          </w:rPr>
          <w:t xml:space="preserve">Hello World!</w:t>
        </w:r>
      </w:ins>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Lorem ipsum dolor sit amet, consectetur adipiscing elit. Nam dapibus ullamcorper libero ac efficitur. Integer cursus varius quam a hendrerit. Integer in scelerisque arcu. Sed euismod, quam quis luctus bibendum, est quam pharetra libero, eget fringilla purus lectus ultricies purus. Pellentesque sit amet mi at sapien efficitur condimentum in et odio. Praesent diam libero, feugiat tempus suscipit id, pellentesque in quam. Pellentesque habitant morbi tristique senectus et netus et malesuada fames ac turpis egestas.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commentRangeStart w:id="0"/>
      <w:r w:rsidDel="00000000" w:rsidR="00000000" w:rsidRPr="00000000">
        <w:rPr>
          <w:sz w:val="21"/>
          <w:szCs w:val="21"/>
          <w:rtl w:val="0"/>
        </w:rPr>
        <w:t xml:space="preserve">Suspendisse potenti. Nam eu ultrices ex. Lorem ipsum dolor sit amet, consectetur adipiscing elit. Suspendisse placerat fringilla tortor. Integer pharetra vulputate commodo. Nulla id est pulvinar, accumsan nisl sit amet, placerat leo. Maecenas condimentum massa eget ultrices gravida. Mauris interdum placerat pharetra.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Curabitur nec cursus tortor, quis mattis turpis. Donec sed hendrerit sapien, vitae rhoncus metus. Phasellus nec libero lacus. Duis sagittis posuere lorem sed tempus. Quisque suscipit dignissim sem, fringilla euismod mi faucibus vitae. Mauris id eros viverra, iaculis eros vitae, mollis purus. Vivamus pretium sapien dui, nec molestie est dictum vitae. Etiam scelerisque gravida tristique. Vestibulum vestibulum nisi quis convallis lobortis. Sed tincidunt venenatis sem blandit vestibulum. Nam velit augue, commodo vitae nulla eu, mollis euismod massa. Pellentesque ultricies, tellus a venenatis pellentesque, lectus magna dignissim sem, interdum auctor nulla libero quis sapien. Nullam vel vestibulum dolor.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Pellentesque convallis justo at justo interdum blandit. Suspendisse quis pulvinar metus. Nulla maximus nisi ac sagittis faucibus. Praesent eu diam in lectus accumsan ultricies. Praesent fermentum eros ac sapien aliquet, ut lacinia ligula fermentum. Mauris fermentum dapibus felis quis tincidunt. Morbi ultrices velit nec mauris volutpat, ultricies tempus orci eleifend. Duis luctus eget metus ac vulputate. Maecenas vel faucibus nisi. Pellentesque pulvinar non orci id lobortis. Aliquam posuere nisi purus, vel suscipit lacus faucibus vitae. Integer nec augue molestie, pellentesque tellus id, tristique urna. Aliquam dapibus ex nec sollicitudin vehicula. Proin nibh urna, pretium id dignissim vel, convallis nec diam. Donec nibh erat, auctor quis mollis in, pretium a nulla. Nunc quis turpis eros.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Sed placerat nibh lorem. Vivamus nec fringilla purus. Duis vehicula enim mollis libero porta vehicula. Proin hendrerit ac risus non maximus. Nullam vestibulum dui ac ipsum lacinia, in varius nisi lobortis. Morbi pellentesque semper turpis. Pellentesque quis enim metus. Suspendisse euismod scelerisque ipsum vel rutrum. Maecenas mattis vitae nunc et imperdiet. Nulla justo tortor, consequat at enim at, ornare suscipit quam. Fusce mattis venenatis leo. Nulla nec ante sollicitudin, bibendum dolor ut, euismod lacus.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Integer pulvinar purus est, rutrum consequat neque auctor nec. Vestibulum luctus bibendum mattis. Ut vitae porta nunc. Donec porttitor diam et lorem tristique, et suscipit turpis dignissim. Vivamus tempor lorem non est pulvinar cursus sit amet et est. Mauris lacinia tincidunt lectus et tincidunt. Integer quis lorem augue.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Ut auctor nulla ut massa gravida interdum. Vestibulum suscipit odio neque, fringilla ornare ex aliquam sit amet. In vehicula efficitur fermentum. In ultrices risus in nibh sagittis, et tempor sapien accumsan. Nullam varius euismod ligula vestibulum tempus. Pellentesque porttitor erat eget elit bibendum rutrum. Aliquam semper, felis non ornare egestas, orci erat semper lorem, feugiat malesuada orci est viverra libero. Pellentesque in magna sed est convallis tincidunt ut id enim.</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Quisque rhoncus velit ac imperdiet porttitor. Morbi diam metus, volutpat vel mauris in, rutrum dignissim justo. Suspendisse in nunc non neque mollis pretium. Praesent cursus est vitae quam tristique, quis vehicula ante fermentum. Lorem ipsum dolor sit amet, consectetur adipiscing elit. Etiam non pretium quam, non sagittis felis. Phasellus in porta est, in auctor elit. Proin et nibh vestibulum, commodo magna non, elementum nisi. Vivamus placerat arcu a vestibulum tempus. Sed hendrerit nunc ex, nec tristique turpis aliquam at. Duis augue velit, sodales laoreet lorem nec, fringilla venenatis turpis. Suspendisse ut elementum massa. Mauris posuere ut sapien non iaculis.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Cras sed metus sed felis pellentesque tempor. Curabitur pharetra at massa ac vestibulum. Sed ac dignissim ligula. Donec imperdiet mauris orci, sed interdum leo rutrum a. Phasellus dui odio, feugiat sit amet metus nec, rutrum porttitor lectus. Praesent fermentum metus et aliquam consectetur. Nulla efficitur ut lacus non faucibus. Orci varius natoque penatibus et magnis dis parturient montes, nascetur ridiculus mus.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Vestibulum ut odio in ante gravida rutrum. Nam nec varius orci. Aenean id luctus urna. Aenean ac accumsan mauris, euismod ultricies orci. Etiam magna sapien, consequat quis iaculis sed, egestas ac urna. Cras in ullamcorper arcu. Quisque scelerisque tempus feugiat. Vivamus in est fermentum, tristique magna ac, convallis odio. Vivamus interdum dolor nulla, malesuada luctus purus eleifend nec. Lorem ipsum dolor sit amet, consectetur adipiscing elit. Curabitur a lorem magna. Suspendisse turpis ipsum, congue ut tellus eu, egestas lobortis massa. Nunc nec gravida libero. Proin rhoncus dictum purus eu blandit. Nunc in nulla sit amet nulla eleifend cursus. Etiam tempor elementum dapibus.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Pellentesque gravida sodales dapibus. Pellentesque vitae velit tellus. Vivamus malesuada leo nec tellus consectetur luctus. Phasellus euismod nisl ac elit ornare faucibus. Nunc tempor ac magna eget pharetra. Curabitur posuere vehicula ipsum sit amet porta. In aliquet orci sit amet gravida congue. Mauris at augue non tellus porta pharetra semper sed justo.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Nullam ac diam vel velit efficitur molestie sit amet fermentum purus. Nulla fringilla in dui pellentesque feugiat. Vivamus cursus felis nec mauris semper convallis. Donec bibendum in massa ut faucibus. Nunc in nisi maximus, lacinia metus non, luctus tortor. Ut rutrum, sapien ut commodo pretium, velit metus tempus turpis, at ultricies enim justo nec elit. Nulla facilisi. Morbi viverra dui sem, pharetra viverra mi pharetra quis. Sed vitae consectetur lectus. Nullam in libero volutpat, imperdiet neque nec, condimentum turpis. Cras at lorem convallis, commodo nibh at, sodales diam. Integer laoreet tincidunt risus, nec bibendum sapien scelerisque vitae. Praesent vel volutpat nisl. Etiam a tempor mi, vitae suscipit nisl.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Etiam eu quam nisl. Cras neque erat, laoreet dapibus suscipit sit amet, dignissim ut lectus. Nam cursus sagittis sapien, eu suscipit est ultrices sit amet. Mauris tincidunt enim tellus, sit amet fermentum ligula euismod quis. Suspendisse vehicula dolor nec nulla dapibus, vel viverra purus pulvinar. Quisque justo arcu, consequat in nisl in, posuere malesuada mi. Ut eu arcu sed elit tempus euismod. Praesent ullamcorper mi et tellus blandit convallis. Duis nunc purus, finibus in mollis iaculis, rutrum sed ex. Donec viverra lorem massa, non condimentum ligula fringilla eget.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Vivamus nisi turpis, efficitur ac massa at, efficitur luctus ipsum. Nunc at odio varius, accumsan augue ut, cursus lacus. Cras pharetra sit amet massa a lacinia. Vestibulum leo risus, lobortis et risus quis, maximus posuere arcu. Ut mattis, odio sit amet pellentesque suscipit, magna velit pulvinar tortor, sed vulputate neque tortor ut est. In sit amet sollicitudin metus, vel congue mi. Etiam sed pharetra urna. Praesent faucibus dui vel purus pellentesque varius. Cras dapibus rutrum nisl vitae aliquet. Ut porttitor pharetra ex, quis condimentum dui consectetur a. Aliquam quis suscipit sem. Quisque ultricies hendrerit imperdiet. Sed et luctus nibh. Aenean vehicula justo eu neque suscipit cursus. Nam nec est in lorem faucibus tincidunt. Etiam dapibus suscipit nulla at gravida.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Nunc vestibulum dolor a ipsum vestibulum ultricies. Vestibulum eu tortor sollicitudin, viverra dui vel, dignissim est. Mauris vehicula porta eros, quis ultrices lacus finibus nec. Quisque a accumsan leo. Aliquam dapibus eros in enim congue bibendum. Suspendisse gravida ante et posuere egestas. Quisque venenatis, mi sit amet tincidunt lobortis, magna magna hendrerit tortor, id finibus nibh dui non dolor. Vestibulum ante ipsum primis in faucibus orci luctus et ultrices posuere cubilia curae; Aenean malesuada ac eros sit amet rutrum. Vivamus fermentum laoreet dui, sed fermentum mi volutpat vitae. Sed non tincidunt mi. Integer et nibh ac turpis feugiat fermentum. Proin condimentum nisi eget mattis vestibulum.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Nam metus dolor, luctus quis nunc vel, vulputate congue libero. Pellentesque habitant morbi tristique senectus et netus et malesuada fames ac turpis egestas. Suspendisse tincidunt elementum dapibus. Mauris nec sagittis est. Donec sit amet semper turpis. Nulla tempus ornare diam nec sodales. Pellentesque a metus eu risus faucibus accumsan. Nunc sed dictum nibh. Cras in congue felis.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Cras ac euismod erat, et tempus velit. Morbi eget mauris nulla. Nam rutrum diam risus, non ultricies velit sodales et. Maecenas dictum risus id tellus commodo scelerisque. Pellentesque ex diam, porttitor id vestibulum eget, iaculis a lorem. Nulla semper enim et aliquam feugiat. Suspendisse pretium ligula vel gravida porttitor. In elementum vitae elit ac fermentum.</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Sed in massa sit amet eros pretium pharetra. Sed pellentesque dui at nibh tincidunt hendrerit. Suspendisse fringilla metus leo, sit amet tempor dui faucibus a. Mauris sit amet est malesuada, eleifend orci sed, aliquet elit. Morbi vestibulum blandit accumsan. Proin feugiat ut purus commodo congue. Quisque lacinia efficitur dolor, sed interdum turpis mollis auctor. Vivamus porta ex ut sem consectetur mattis. In at fermentum dui. Mauris facilisis lacinia rutrum. Morbi convallis massa eu eros sodales pellentesque. Quisque feugiat libero magna, eget scelerisque orci egestas quis. Vestibulum ante ipsum primis in faucibus orci luctus et ultrices posuere cubilia curae; Etiam sed libero efficitur, dictum arcu at, rhoncus enim.</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Praesent interdum nulla in magna tristique efficitur. Suspendisse dictum mauris vitae pulvinar congue. Suspendisse porta, eros id ornare rhoncus, quam odio sagittis nibh, et dapibus quam nulla a risus. Sed malesuada ac lorem in pulvinar. Proin tortor nulla, ornare eget suscipit sed, ultricies non risus. Fusce et ipsum erat. Maecenas finibus vel mi ac vestibulum. Nunc vel nisi tellus. Vestibulum sed nunc magna. Curabitur nec ipsum hendrerit, elementum est in, malesuada ligula. Nulla rhoncus lectus ac urna congue congue. Praesent sed ipsum eu orci gravida volutpat.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Fusce consectetur bibendum augue, a tincidunt ante accumsan vel. Morbi commodo dignissim velit sed fermentum. Sed lobortis ultrices mauris, nec semper orci condimentum quis. Proin ac efficitur nulla, tempor ultricies libero. Nulla accumsan sem id quam interdum porttitor. Integer consectetur pulvinar nisi eu volutpat. Phasellus non elit sit amet purus ultricies dapibus et faucibus ex. Praesent cursus quis leo sit amet pretium. Nulla quis vulputate lorem, ut mollis ipsum. Donec sed tristique velit. Curabitur a tellus tristique, fermentum risus at, dignissim est. Sed venenatis velit ut nunc interdum, eu dictum purus cursus.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Morbi hendrerit scelerisque sodales. Nulla aliquet nec justo nec porta. Sed congue nisi eros, vitae convallis diam posuere lobortis. Mauris tincidunt felis vitae leo lobortis, elementum varius augue mollis. Aenean ac pulvinar mauris, non aliquet lacus. Proin et ante nec nisl aliquet scelerisque. Nam feugiat ante magna, vitae congue arcu varius a. Nullam vel hendrerit felis, vitae rutrum sapien. Fusce quis egestas nunc. Quisque sapien ex, imperdiet nec mi eget, scelerisque pulvinar velit. Sed posuere ligula ut urna porttitor, vel bibendum libero fringilla. Vivamus tristique risus eget pulvinar ultrices.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Duis sed tellus quis metus lacinia imperdiet luctus eget tortor. Maecenas facilisis augue eu nulla auctor faucibus. Vivamus pulvinar diam eget massa ultricies maximus. Vestibulum vel erat nec augue mollis tempus id sollicitudin metus. Quisque est ex, lacinia non pellentesque nec, ullamcorper id erat. Vestibulum quis tempor tellus. Pellentesque habitant morbi tristique senectus et netus et malesuada fames ac turpis egestas. Nam facilisis volutpat quam, sed consectetur ipsum vehicula et. Morbi in convallis tortor. Fusce vitae maximus elit. Suspendisse semper, felis eget placerat auctor, orci orci congue sapien, quis auctor felis arcu in velit. Morbi luctus magna eu felis mattis fringilla.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Nullam feugiat tristique iaculis. Suspendisse tincidunt ex eget urna dapibus, id pulvinar turpis blandit. Quisque finibus pharetra lobortis. In ac mauris sit amet lacus rutrum dapibus. Sed vel mauris a quam interdum blandit non ut dolor. Phasellus tincidunt nunc id dolor rutrum, sit amet maximus enim accumsan. Proin at purus massa. Ut tincidunt leo et felis scelerisque, lobortis pharetra ligula congue. Nulla facilisi. Nunc porta a est id venenatis. Etiam turpis tortor, ultrices eget venenatis non, ornare vitae purus. Morbi risus est, rhoncus at enim id, vestibulum placerat purus. Cras metus dolor, interdum in quam vitae, scelerisque euismod urna. Cras et laoreet ex, vel dignissim elit. Morbi ultricies ex ante, accumsan congue turpis tempor ac.</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Nulla sodales ac est nec sodales. Curabitur sed eros non eros condimentum vehicula eu quis metus. Suspendisse potenti. Aenean sed dictum risus. Sed rutrum pharetra urna eget faucibus. Integer sem elit, porta sed convallis aliquam, pulvinar ut ex. Donec vitae pulvinar mauris. Donec venenatis est magna, quis cursus justo vehicula at. Pellentesque in mauris volutpat, congue lectus non, consectetur mauris. Praesent consequat eros sed semper aliquet. Donec ut ex sit amet dolor molestie rhoncus.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Praesent vel arcu erat. Donec hendrerit feugiat lectus, condimentum sagittis neque varius et. Fusce mattis, sapien congue egestas elementum, nunc justo consequat elit, a aliquam sapien est quis orci. Phasellus in neque vitae tellus volutpat scelerisque. Maecenas congue nibh at convallis semper. Praesent at arcu leo. Vestibulum non nibh lectus. Phasellus eu suscipit purus, ac commodo est. Nunc non ultrices purus. Proin vitae est tempor, gravida sapien quis, interdum lacus. Ut pellentesque semper laoreet. Cras fermentum purus eget aliquam lacinia. Sed cursus nec nunc non cursus.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Morbi nibh velit, placerat at ullamcorper ut, congue et ex. Etiam gravida scelerisque nisi, quis vehicula justo lobortis vel. Morbi sed iaculis mi, id tristique orci. In quam dui, cursus ac facilisis vitae, congue vel ligula. Nullam gravida fringilla lobortis. In hac habitasse platea dictumst. Curabitur ultrices sodales nisl, vitae pharetra dui dictum id. Sed suscipit pellentesque ipsum semper mattis. Donec eu tortor vel nisl rhoncus elementum. Etiam auctor ante sit amet purus ornare, eu imperdiet odio varius. Morbi imperdiet fermentum tellus vitae hendrerit. Praesent non felis quis nulla faucibus egestas. Suspendisse potenti. Nullam elementum consectetur sapien. Donec imperdiet felis et lectus commodo, eu pharetra purus euismod. Sed nulla nunc, porttitor vitae rutrum ut, feugiat at felis.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Pellentesque habitant morbi tristique senectus et netus et malesuada fames ac turpis egestas. Ut dapibus vulputate orci at vestibulum. Cras blandit elementum purus consequat placerat. Quisque sed eros felis. Cras fringilla leo et accumsan imperdiet. Integer leo diam, blandit vitae metus sed, volutpat fringilla elit. Donec quis semper tortor. Sed posuere pulvinar metus et congue. Duis pretium ullamcorper eleifend. Ut sed urna sed nibh pharetra egestas. Vivamus quis risus diam. Cras a auctor lectus, a faucibus erat. Nunc molestie, sapien sed condimentum auctor, erat dolor consectetur ex, ac convallis turpis erat at quam. Ut sagittis ultrices est nec tristique. Donec dictum vehicula diam, vel vehicula justo fermentum ac. Integer ut lectus dictum, volutpat urna ac, fermentum metus.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Vestibulum sit amet egestas magna. Etiam pretium turpis quis nulla egestas, id sagittis neque sollicitudin. Suspendisse non cursus purus, quis bibendum nulla. Suspendisse molestie imperdiet massa vulputate porttitor. In fringilla ultrices tincidunt. Praesent non volutpat elit. Nulla facilisi. Curabitur ultricies, tellus a imperdiet euismod, nibh justo auctor magna, et vulputate elit lorem sit amet est. Praesent quis commodo odio. Vivamus tincidunt, mi vel ultrices sagittis, ante dui tempus purus, non blandit eros ligula a eros. Sed arcu neque, tempor id lorem eu, placerat ornare libero. Maecenas arcu dolor, dictum vitae porta eu, rhoncus sit amet metus. Aenean ultricies purus non aliquet laoreet.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Nullam iaculis ac diam in aliquet. Nulla facilisi. Proin non aliquet ante. Sed dignissim, ligula ac commodo dapibus, dui metus accumsan ligula, vitae mollis erat urna quis nibh. Quisque dui augue, posuere id erat at, porttitor pellentesque nibh. Aliquam placerat ac odio eget rhoncus. Etiam rutrum orci ut ante malesuada, id semper lacus tristique.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Cras convallis tortor non nulla mollis, pellentesque malesuada magna egestas. Mauris diam magna, lobortis et metus ullamcorper, consequat dignissim arcu. Vestibulum euismod augue auctor ultrices egestas. Nunc condimentum nulla id lobortis suscipit. Class aptent taciti sociosqu ad litora torquent per conubia nostra, per inceptos himenaeos. Praesent a leo porta, imperdiet odio et, ullamcorper tortor. Maecenas in lacinia ligula. Etiam dui nulla, vulputate mattis posuere sit amet, efficitur sit amet dui.</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Integer posuere sed risus et consequat. Fusce blandit, erat eu dictum elementum, nibh tellus convallis orci, in vulputate mauris elit sit amet turpis. Donec pharetra porta turpis, non posuere ex consectetur et. Praesent nec eros nec nibh ornare vulputate. Ut rhoncus ante quis ipsum vestibulum, sed gravida nibh rutrum. Maecenas ac nisl risus. Mauris egestas, purus sit amet rutrum fringilla, risus leo malesuada ipsum, eleifend gravida dolor risus eu odio. Etiam et rhoncus nisl. Donec at tristique velit.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Donec bibendum ligula et lectus elementum mollis. Donec sed varius dolor. Mauris laoreet, erat eget finibus semper, purus elit lobortis risus, a sagittis sapien tellus nec dui. Curabitur vulputate pellentesque ipsum, eu porttitor dui congue dignissim. Sed nisi elit, scelerisque a sollicitudin ut, pulvinar non risus. Cras dictum enim at massa pulvinar dictum. Etiam sit amet velit libero. Mauris bibendum ullamcorper erat, nec tincidunt ante sodales sed.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Proin et pharetra lacus. In eget sapien faucibus, mattis dui eu, ullamcorper neque. Nunc sodales nibh libero, eu suscipit nulla facilisis at. Proin aliquet iaculis nisi non vestibulum. Donec fringilla turpis a leo mollis fermentum ut at velit. Praesent eget eros lorem. Sed auctor porta metus. Vivamus non porttitor nibh, sed rhoncus purus. Etiam lacinia, neque id semper ultrices, augue tellus blandit est, eget hendrerit felis diam id sem. Etiam id sagittis dolor, sed ultricies elit. Proin ac rutrum nisi. Aliquam in turpis at est consequat vehicula. Maecenas non ante interdum, posuere felis eu, iaculis magna. Sed sed justo eu justo efficitur pretium eu quis ipsum.</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Vivamus sapien lorem, semper sed leo quis, elementum blandit erat. In ac sapien quam. Quisque lacus lacus, placerat vitae tempus quis, commodo ac turpis. Donec vestibulum risus in libero efficitur, vel ullamcorper arcu scelerisque. Suspendisse hendrerit diam vel ante varius gravida. Praesent vel quam tempor, faucibus arcu in, venenatis felis. Nulla quis purus eleifend, dictum tellus at, ultrices lorem. Ut feugiat nulla ac nibh dictum, sit amet malesuada sem tincidunt. Donec eu nunc efficitur, auctor nunc sit amet, venenatis risus. Quisque id metus at ante fringilla ultricies semper ac orci. Proin rutrum, tellus luctus rutrum rutrum, augue lorem mattis augue, id pretium diam ante vitae massa. Suspendisse varius tortor massa, non accumsan nibh tincidunt aliquet. Duis varius fermentum interdum. Mauris pharetra ex a enim sollicitudin sagittis.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Sed interdum enim vel lorem euismod auctor. Donec ornare diam sodales, vestibulum ex a, fermentum urna. Proin vitae leo tortor. Integer sit amet leo vitae tortor sollicitudin dapibus. Mauris venenatis dapibus fermentum. Sed convallis vulputate sem, in tristique est dictum vestibulum. Vivamus eget ultricies ante, eget scelerisque massa. Aliquam erat volutpat. Etiam eget nulla felis. Donec auctor ligula nec felis lacinia vestibulum. Pellentesque quis neque sapien. Praesent suscipit ante vitae dictum luctus. Nulla consequat aliquet tempus. Aenean vitae turpis vitae velit consequat pharetra non ac massa.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Ut quis quam facilisis, auctor quam ut, maximus magna. In hac habitasse platea dictumst. Duis commodo feugiat leo, vel aliquam dui laoreet a. Suspendisse potenti. Proin convallis sed ipsum ut posuere. Phasellus ultrices lorem a neque volutpat aliquet. Suspendisse ornare velit justo, ac egestas arcu volutpat sed. Vestibulum vitae interdum risus. Nulla lectus metus, blandit malesuada felis in, vulputate ornare augue. Etiam purus velit, pellentesque eget lorem eget, iaculis venenatis arcu. Nullam fringilla, lorem eu ornare bibendum, turpis erat ultricies turpis, vel placerat odio sapien at est. Mauris sit amet dictum dui. Morbi gravida scelerisque ligula in tristique. Suspendisse laoreet ut lectus ac auctor. Nulla facilisi. Aliquam pellentesque, erat sit amet iaculis consectetur, purus lacus mattis dolor, eget congue sapien sapien vitae dolor.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Quisque ac mi sed ipsum lobortis ultrices at ac felis. Aenean pharetra metus iaculis sem ullamcorper, et rutrum neque volutpat. Donec eget hendrerit metus, a pulvinar massa. Nullam quis dui ultrices velit euismod placerat. Praesent laoreet mi id ornare semper. Mauris iaculis efficitur molestie. Fusce eu sem venenatis sem tristique ultricies. Orci varius natoque penatibus et magnis dis parturient montes, nascetur ridiculus mus. In vehicula, turpis vitae fermentum finibus, enim orci euismod turpis, id fermentum elit odio sed turpis. Interdum et malesuada fames ac ante ipsum primis in faucibus. In hac habitasse platea dictumst. Aenean sit amet dignissim metus. Ut nec sem mi. Mauris justo erat, auctor ac pharetra in, fermentum ut velit. Suspendisse id posuere quam, nec porttitor eros.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Donec feugiat metus in orci sollicitudin, ac cursus nibh suscipit. Fusce sit amet euismod nunc. Integer vitae posuere metus. Class aptent taciti sociosqu ad litora torquent per conubia nostra, per inceptos himenaeos. Aenean pulvinar quam turpis, sed bibendum magna maximus iaculis. Vestibulum ante ipsum primis in faucibus orci luctus et ultrices posuere cubilia curae; Etiam rutrum sollicitudin sapien vel rutrum. Sed augue nulla, imperdiet in fermentum eu, rhoncus et risus. Ut molestie dui a lacus posuere, vitae gravida mi ultrices. Fusce ac ex quis tellus venenatis sollicitudin eget vel tellus. Nam in nibh vehicula, consectetur felis eu, efficitur quam. Etiam gravida elit sit amet nisl cursus, id varius diam suscipit. Duis semper ut mauris vel ullamcorper. Integer justo risus, ultrices ac pretium quis, euismod vel ligula. Curabitur faucibus, elit non semper blandit, nibh nibh placerat ex, sit amet maximus justo nisi sed purus. Nullam a sollicitudin risus.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Morbi a ex tellus. Praesent a mollis libero, a feugiat est. Maecenas fringilla tempus purus ut gravida. Vivamus varius nibh id lorem vehicula, ut porttitor ante pretium. Praesent laoreet, est a dapibus posuere, justo metus posuere metus, eu malesuada diam ante sit amet nulla. Vivamus ultrices massa mauris, vel molestie lectus iaculis quis. Vestibulum malesuada mollis urna, in viverra nulla maximus quis. Fusce facilisis leo metus, sit amet lacinia urna facilisis nec. In id euismod nibh. Nullam lectus tellus, varius sit amet aliquet sed, lacinia id ligula. Cras id odio suscipit dolor blandit aliquet quis vulputate neque. Ut tincidunt ipsum ut ligula tempor, sit amet vestibulum turpis consequat. Curabitur eu tortor eu sem laoreet iaculis. Nunc ac consequat odio, vel volutpat sapien. Aliquam ultricies et diam non finibus.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Donec et arcu in augue lacinia vulputate non quis nunc. Suspendisse elementum, mauris a sollicitudin vestibulum, turpis purus ultricies dolor, ac condimentum diam est quis ante. Quisque suscipit lectus id justo molestie, quis posuere tortor aliquet. Maecenas massa justo, vehicula quis neque in, commodo ornare diam. Pellentesque in ligula neque. Maecenas volutpat magna eu mi eleifend, nec sodales est posuere. Sed laoreet nunc eget viverra pulvinar. Phasellus dapibus lobortis tincidunt. Suspendisse viverra magna a elit vehicula, quis tempus erat dapibus. Phasellus rhoncus id erat at mattis. Duis non orci ipsum.</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Maecenas blandit dictum leo posuere lobortis. Praesent quis mauris non odio vulputate ornare. Interdum et malesuada fames ac ante ipsum primis in faucibus. Donec sit amet elementum diam. Curabitur quam ligula, maximus non lobortis eget, maximus et risus. Maecenas id nunc ipsum. Pellentesque nisl ex, venenatis nec mauris id, vestibulum feugiat sem.</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Maecenas in ex sit amet elit venenatis accumsan non in sapien. Fusce accumsan neque non lectus interdum, sit amet euismod urna ultricies. Etiam pretium aliquam libero. Morbi semper mi sit amet augue facilisis convallis. Duis posuere justo sit amet dolor bibendum, nec elementum nibh consectetur. Fusce a consectetur libero. Mauris eu accumsan mauris, in convallis nisi. Vestibulum ut ex eget quam commodo scelerisque. In congue leo id viverra vulputate. Aliquam id diam tincidunt, consectetur ligula ac, laoreet turpis. Nullam sit amet mattis diam. Suspendisse eu fermentum sapien. In hac habitasse platea dictumst.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Proin tempor arcu sed nulla tristique, vel ultricies ex sodales. Nullam volutpat purus sit amet lorem dapibus, quis lacinia lorem vestibulum. Nulla leo felis, volutpat sit amet hendrerit eu, vulputate nec lectus. Vestibulum eleifend leo quis diam pulvinar congue. Nunc metus lorem, gravida at pellentesque imperdiet, mattis vel augue. Pellentesque ac gravida felis. Morbi augue mi, pretium nec sagittis vel, rhoncus nec mauris. Sed maximus orci eget mauris tristique pretium. Praesent luctus, mauris vel iaculis aliquam, turpis nunc molestie ante, quis rhoncus nunc felis ac risus. Nullam nisl lorem, lobortis id mauris in, pharetra egestas tellus. Praesent eleifend suscipit est ut pretium. Etiam condimentum congue ex, a luctus lacus tincidunt quis. Ut in mollis metus. Nunc feugiat diam quis justo mattis, a placerat diam scelerisque. Etiam nisi ipsum, consequat vel rutrum euismod, posuere vitae libero.</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Curabitur scelerisque luctus magna, et condimentum nunc lacinia a. Mauris semper nibh quis cursus varius. Proin porttitor diam ut purus tristique commodo. Integer cursus pulvinar urna, ut gravida urna ultricies vel. Morbi congue, sem rutrum mollis maximus, velit est placerat felis, eget posuere turpis lacus a erat. Praesent in metus metus. Morbi ullamcorper et tortor sed bibendum.</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Sed vehicula metus non velit maximus volutpat. Mauris viverra sollicitudin mi, ut aliquet neque semper non. Nulla tincidunt finibus tellus, vel dignissim leo. Sed nec aliquet velit, id tincidunt metus. Suspendisse lobortis massa in risus porttitor, ut blandit tellus mollis. Mauris vitae efficitur turpis, at suscipit neque. Ut placerat congue ipsum, eu suscipit quam tempus ac.</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Fusce vestibulum, nisl ut bibendum venenatis, elit quam feugiat enim, at accumsan nisl massa non tellus. Nunc ac dapibus enim. In accumsan, purus nec maximus malesuada, diam diam luctus ex, at blandit turpis sapien id urna. Nunc dignissim ipsum ut condimentum pellentesque. Praesent sed mauris viverra, mattis eros vitae, facilisis erat. Sed luctus, lorem laoreet vulputate tincidunt, risus sem tempor ante, vel tristique massa metus eget nulla. Quisque non mi nulla. Suspendisse potenti. Interdum et malesuada fames ac ante ipsum primis in faucibus. Nam pulvinar dui non elit interdum facilisis. Aliquam ultricies dolor quis lectus congue, nec efficitur massa iaculis. Orci varius natoque penatibus et magnis dis parturient montes, nascetur ridiculus mus. Morbi id volutpat ipsum. Cras mattis massa urna, a commodo massa volutpat sed. Duis gravida turpis eu metus vestibulum volutpat. Quisque elementum dapibus nisl.</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Cras rhoncus sit amet urna sit amet hendrerit. Sed consequat erat nisl, non dignissim enim varius et. Praesent feugiat, justo eget porttitor porttitor, urna magna pellentesque arcu, in aliquet mauris nisi vitae enim. Aliquam in ante enim. Donec velit ligula, cursus nec metus ut, ultricies gravida arcu. Cras laoreet ante neque, non tincidunt sapien scelerisque non. Duis eget elementum elit. Donec nec velit iaculis mauris convallis elementum. Nullam ullamcorper, ex ut pharetra dapibus, nibh felis dictum lacus, at gravida elit nisl ut risus. Sed eu ipsum mi. Donec feugiat vitae mauris id vestibulum. Curabitur quis viverra quam. Morbi tristique felis ipsum, in bibendum felis facilisis varius. Maecenas massa est, mattis ac nisi vitae, pulvinar interdum lorem. In auctor mi ut risus placerat, sed ultricies turpis euismod.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Integer sit amet pulvinar velit, sed feugiat tellus. In porttitor condimentum purus non suscipit. Suspendisse vestibulum rhoncus eros, ut semper urna pretium nec. Sed vitae nisl neque. Integer at libero vel velit volutpat accumsan non a leo. Maecenas lacinia, ligula sed elementum luctus, nulla ipsum pulvinar nulla, vitae convallis ante dolor ultrices nisi. Maecenas vehicula lacinia eros, non commodo mauris sodales quis. Nulla porttitor accumsan nisi, a pellentesque sapien aliquam a. Praesent vehicula lorem sit amet feugiat sodales. Aenean commodo interdum metus nec gravida. Proin iaculis velit pellentesque ex auctor euismod. Sed laoreet commodo lectus, eu fermentum lorem tristique nec. Donec ornare diam neque, quis fringilla odio lobortis ac. Proin facilisis magna in lectus aliquet molestie a mollis ipsum. Quisque et erat lorem. Proin ac euismod velit.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Quisque sollicitudin condimentum iaculis. Nulla facilisi. Class aptent taciti sociosqu ad litora torquent per conubia nostra, per inceptos himenaeos. Proin mollis tincidunt sapien, ac tempor nunc sagittis quis. Morbi euismod enim vitae ipsum tempor pulvinar. In metus velit, tempor eget euismod ut, faucibus id ex. Aenean eu sapien laoreet est condimentum blandit. Fusce iaculis neque tincidunt, hendrerit metus nec, sollicitudin massa. Curabitur id tortor sit amet nisi faucibus pulvinar eu id dui. Pellentesque scelerisque velit ac urna malesuada, non pretium neque interdum. Donec in purus vel urna suscipit ultricies eu in quam. Suspendisse at purus commodo, porttitor arcu quis, porta est. Maecenas ac nisi quam. Mauris at hendrerit nibh. Nullam suscipit massa et dictum ultrices.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Maecenas id sollicitudin mi. Sed finibus mi et est ornare accumsan. Curabitur scelerisque aliquet tincidunt. Aliquam sagittis enim eu felis tincidunt, vitae aliquet nisi luctus. Curabitur ac eros vehicula, cursus velit eget, pharetra neque. Pellentesque habitant morbi tristique senectus et netus et malesuada fames ac turpis egestas. Proin gravida dapibus felis ut blandit. Duis iaculis neque in purus euismod, tincidunt consequat diam finibus. Vestibulum placerat egestas mattis. Curabitur eu justo sit amet sem molestie iaculis a laoreet massa. Aenean vitae urna efficitur, malesuada leo non, consequat nibh. Cras eleifend est non erat interdum, sit amet pulvinar urna efficitur. Mauris est urna, euismod id mauris quis, sollicitudin ornare ipsum. Sed id magna imperdiet mauris rutrum fringilla. Cras at maximus mauris, molestie venenatis dolor.</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Тетяна Васильєва" w:id="0" w:date="2025-11-13T21:38:17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